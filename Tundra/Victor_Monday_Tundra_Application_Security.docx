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4076" w14:textId="4BDC9273" w:rsidR="6E371903" w:rsidRDefault="626EDF5A" w:rsidP="380E2AA8">
      <w:pPr>
        <w:spacing w:after="0"/>
        <w:jc w:val="center"/>
        <w:rPr>
          <w:rFonts w:ascii="Calibri" w:eastAsia="Calibri" w:hAnsi="Calibri" w:cs="Calibri"/>
          <w:b/>
          <w:bCs/>
          <w:sz w:val="50"/>
          <w:szCs w:val="50"/>
        </w:rPr>
      </w:pPr>
      <w:r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>Victor A Monday</w:t>
      </w:r>
      <w:r w:rsidR="0C2A3789" w:rsidRPr="380E2AA8">
        <w:rPr>
          <w:rFonts w:ascii="Calibri" w:eastAsia="Calibri" w:hAnsi="Calibri" w:cs="Calibri"/>
          <w:b/>
          <w:bCs/>
          <w:color w:val="155F81"/>
          <w:sz w:val="50"/>
          <w:szCs w:val="50"/>
        </w:rPr>
        <w:t xml:space="preserve"> </w:t>
      </w:r>
    </w:p>
    <w:p w14:paraId="2DC86336" w14:textId="4FAD344A" w:rsidR="6E371903" w:rsidRDefault="72729104" w:rsidP="51196FD0">
      <w:pPr>
        <w:spacing w:after="0"/>
        <w:jc w:val="center"/>
        <w:rPr>
          <w:rFonts w:ascii="Calibri" w:eastAsia="Calibri" w:hAnsi="Calibri" w:cs="Calibri"/>
          <w:sz w:val="20"/>
          <w:szCs w:val="20"/>
          <w:highlight w:val="yellow"/>
        </w:rPr>
      </w:pPr>
      <w:r w:rsidRPr="51196FD0">
        <w:rPr>
          <w:rFonts w:ascii="Calibri" w:eastAsia="Calibri" w:hAnsi="Calibri" w:cs="Calibri"/>
          <w:sz w:val="20"/>
          <w:szCs w:val="20"/>
        </w:rPr>
        <w:t>Toronto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2414AC8C" w:rsidRPr="51196FD0">
        <w:rPr>
          <w:rFonts w:ascii="Calibri" w:eastAsia="Calibri" w:hAnsi="Calibri" w:cs="Calibri"/>
          <w:sz w:val="20"/>
          <w:szCs w:val="20"/>
        </w:rPr>
        <w:t>Ontario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</w:t>
      </w:r>
      <w:r w:rsidR="2A0D8CD0" w:rsidRPr="51196FD0">
        <w:rPr>
          <w:rFonts w:ascii="Calibri" w:eastAsia="Calibri" w:hAnsi="Calibri" w:cs="Calibri"/>
          <w:sz w:val="20"/>
          <w:szCs w:val="20"/>
        </w:rPr>
        <w:t xml:space="preserve"> 437 260 7216</w:t>
      </w:r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8">
        <w:r w:rsidR="7FD7D6F3" w:rsidRPr="51196FD0">
          <w:rPr>
            <w:rStyle w:val="Hyperlink"/>
            <w:rFonts w:ascii="Calibri" w:eastAsia="Calibri" w:hAnsi="Calibri" w:cs="Calibri"/>
            <w:sz w:val="20"/>
            <w:szCs w:val="20"/>
          </w:rPr>
          <w:t>monday.akubudike</w:t>
        </w:r>
        <w:r w:rsidR="579A3BD9" w:rsidRPr="51196FD0">
          <w:rPr>
            <w:rStyle w:val="Hyperlink"/>
            <w:rFonts w:ascii="Calibri" w:eastAsia="Calibri" w:hAnsi="Calibri" w:cs="Calibri"/>
            <w:sz w:val="20"/>
            <w:szCs w:val="20"/>
          </w:rPr>
          <w:t>@outlook.com</w:t>
        </w:r>
      </w:hyperlink>
      <w:r w:rsidR="579A3BD9" w:rsidRPr="51196FD0">
        <w:rPr>
          <w:rFonts w:ascii="Calibri" w:eastAsia="Calibri" w:hAnsi="Calibri" w:cs="Calibri"/>
          <w:sz w:val="20"/>
          <w:szCs w:val="20"/>
        </w:rPr>
        <w:t xml:space="preserve"> | </w:t>
      </w:r>
      <w:hyperlink r:id="rId9">
        <w:r w:rsidR="13A0AE61" w:rsidRPr="51196FD0">
          <w:rPr>
            <w:rStyle w:val="Hyperlink"/>
            <w:rFonts w:ascii="Calibri" w:eastAsia="Calibri" w:hAnsi="Calibri" w:cs="Calibri"/>
            <w:sz w:val="20"/>
            <w:szCs w:val="20"/>
          </w:rPr>
          <w:t>LinkedIn</w:t>
        </w:r>
      </w:hyperlink>
    </w:p>
    <w:p w14:paraId="1FE012D1" w14:textId="6EA17186" w:rsidR="3D752C85" w:rsidRDefault="3D752C85" w:rsidP="7923B894">
      <w:pPr>
        <w:spacing w:after="0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 w:rsidRPr="20E071EE">
        <w:rPr>
          <w:rFonts w:ascii="Calibri" w:eastAsia="Calibri" w:hAnsi="Calibri" w:cs="Calibri"/>
          <w:b/>
          <w:bCs/>
          <w:color w:val="155F81"/>
          <w:sz w:val="20"/>
          <w:szCs w:val="20"/>
        </w:rPr>
        <w:t>_____________________________________________________________________________________________</w:t>
      </w:r>
    </w:p>
    <w:p w14:paraId="40523BCC" w14:textId="6CB4FC9D" w:rsidR="7923B894" w:rsidRDefault="7923B894" w:rsidP="7923B894">
      <w:pPr>
        <w:spacing w:after="0"/>
        <w:jc w:val="center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</w:p>
    <w:p w14:paraId="3CE6EC03" w14:textId="34797029" w:rsidR="5FC47421" w:rsidRDefault="5FC47421" w:rsidP="7923B894">
      <w:pPr>
        <w:spacing w:after="0"/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 xml:space="preserve">Professional Summary </w:t>
      </w:r>
    </w:p>
    <w:p w14:paraId="146738B0" w14:textId="74AE13C3" w:rsidR="005F6DC8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Over 5 years of experience in application security and threat modeling, supporting secure design and risk assessment across web, API, and cloud-native applications.</w:t>
      </w:r>
    </w:p>
    <w:p w14:paraId="093C1271" w14:textId="3015C8C0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Strong hands-on experience performing threat modeling and architecture risk analysis using methodologies such as STRIDE, Attack Trees, and PASTA across hybrid cloud environments.</w:t>
      </w:r>
    </w:p>
    <w:p w14:paraId="10266751" w14:textId="7E96D458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Proven ability to decompose application and system designs to identify threats, trust boundaries, attack surfaces, and security gaps early in the SDLC.</w:t>
      </w:r>
    </w:p>
    <w:p w14:paraId="6C755547" w14:textId="42C6AF74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Experienced in producing high-quality threat modeling artifacts, tracking findings, and following through remediation activities using issue management platforms and repositories.</w:t>
      </w:r>
    </w:p>
    <w:p w14:paraId="012E1C87" w14:textId="1BFFD84D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 xml:space="preserve">Strong background integrating application security risk assessments into Agile and </w:t>
      </w:r>
      <w:proofErr w:type="spellStart"/>
      <w:r w:rsidRPr="006053E0">
        <w:rPr>
          <w:sz w:val="20"/>
          <w:szCs w:val="20"/>
        </w:rPr>
        <w:t>DevSecOps</w:t>
      </w:r>
      <w:proofErr w:type="spellEnd"/>
      <w:r w:rsidRPr="006053E0">
        <w:rPr>
          <w:sz w:val="20"/>
          <w:szCs w:val="20"/>
        </w:rPr>
        <w:t xml:space="preserve"> workflows, ensuring threats and countermeasures are addressed during development.</w:t>
      </w:r>
    </w:p>
    <w:p w14:paraId="4E20A83A" w14:textId="7EF27BC8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Working knowledge of security design patterns, control libraries, and secure architecture principles, with the ability to identify improvement opportunities.</w:t>
      </w:r>
    </w:p>
    <w:p w14:paraId="6C40E1E0" w14:textId="3DBE01B6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Hands-on experience across multiple security domains, including application security, cloud security, API security, IAM, and ethical hacking techniques.</w:t>
      </w:r>
    </w:p>
    <w:p w14:paraId="394AE043" w14:textId="125E4115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 xml:space="preserve">Comfortable working with modern application stacks, cloud services (IaaS, PaaS, SaaS), APIs (REST, </w:t>
      </w:r>
      <w:proofErr w:type="spellStart"/>
      <w:r w:rsidRPr="006053E0">
        <w:rPr>
          <w:sz w:val="20"/>
          <w:szCs w:val="20"/>
        </w:rPr>
        <w:t>GraphQL</w:t>
      </w:r>
      <w:proofErr w:type="spellEnd"/>
      <w:r w:rsidRPr="006053E0">
        <w:rPr>
          <w:sz w:val="20"/>
          <w:szCs w:val="20"/>
        </w:rPr>
        <w:t>), containers, and microservices architectures.</w:t>
      </w:r>
    </w:p>
    <w:p w14:paraId="4B98C2FC" w14:textId="60860D46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Strong advocate for cybersecurity standards and industry best practices, including OWASP ASVS, OWASP API Top 10, NIST SP 800-53, and secure SDLC practices.</w:t>
      </w:r>
    </w:p>
    <w:p w14:paraId="35DD9030" w14:textId="76AD0E6B" w:rsidR="00213A12" w:rsidRPr="006053E0" w:rsidRDefault="00213A12" w:rsidP="00213A12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Analytical, collaborative, and detail-oriented security professional with strong written and verbal communication skills and high integrity.</w:t>
      </w:r>
    </w:p>
    <w:p w14:paraId="70128C4F" w14:textId="77777777" w:rsidR="00213A12" w:rsidRPr="00213A12" w:rsidRDefault="00213A12" w:rsidP="00213A12">
      <w:pPr>
        <w:spacing w:after="0"/>
        <w:rPr>
          <w:sz w:val="20"/>
          <w:szCs w:val="20"/>
        </w:rPr>
      </w:pPr>
    </w:p>
    <w:p w14:paraId="06E04F0E" w14:textId="725046FA" w:rsidR="5FC47421" w:rsidRDefault="5FC47421" w:rsidP="7923B894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7923B894">
        <w:rPr>
          <w:rFonts w:ascii="Calibri" w:eastAsia="Calibri" w:hAnsi="Calibri" w:cs="Calibri"/>
          <w:b/>
          <w:bCs/>
          <w:color w:val="156082" w:themeColor="accent1"/>
          <w:sz w:val="28"/>
          <w:szCs w:val="28"/>
        </w:rPr>
        <w:t>Tech Stack &amp; Skills</w:t>
      </w:r>
    </w:p>
    <w:p w14:paraId="27362A8C" w14:textId="41F2E0C7" w:rsidR="5FC47421" w:rsidRDefault="471D0AFA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Languages: </w:t>
      </w:r>
      <w:r w:rsidRPr="51196FD0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3BC4FB1F" w:rsidRPr="51196FD0">
        <w:rPr>
          <w:rFonts w:ascii="Calibri" w:eastAsia="Calibri" w:hAnsi="Calibri" w:cs="Calibri"/>
          <w:sz w:val="20"/>
          <w:szCs w:val="20"/>
        </w:rPr>
        <w:t>SQL, Python</w:t>
      </w:r>
      <w:r w:rsidR="2AECDE27" w:rsidRPr="51196FD0">
        <w:rPr>
          <w:rFonts w:ascii="Calibri" w:eastAsia="Calibri" w:hAnsi="Calibri" w:cs="Calibri"/>
          <w:sz w:val="20"/>
          <w:szCs w:val="20"/>
        </w:rPr>
        <w:t>, Kusto Query Language (KQL), PowerShell Scripting</w:t>
      </w:r>
      <w:r w:rsidR="27E38CA8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</w:t>
      </w:r>
      <w:proofErr w:type="gramStart"/>
      <w:r w:rsidR="006B22EB" w:rsidRPr="51196FD0">
        <w:rPr>
          <w:rFonts w:ascii="Calibri" w:eastAsia="Calibri" w:hAnsi="Calibri" w:cs="Calibri"/>
          <w:sz w:val="20"/>
          <w:szCs w:val="20"/>
        </w:rPr>
        <w:t>JavaScript</w:t>
      </w:r>
      <w:r w:rsidR="2AECDE27" w:rsidRPr="51196FD0">
        <w:rPr>
          <w:rFonts w:ascii="Calibri" w:eastAsia="Calibri" w:hAnsi="Calibri" w:cs="Calibri"/>
          <w:sz w:val="20"/>
          <w:szCs w:val="20"/>
        </w:rPr>
        <w:t xml:space="preserve"> </w:t>
      </w:r>
      <w:r w:rsidR="24143390" w:rsidRPr="51196FD0">
        <w:rPr>
          <w:rFonts w:ascii="Calibri" w:eastAsia="Calibri" w:hAnsi="Calibri" w:cs="Calibri"/>
          <w:sz w:val="20"/>
          <w:szCs w:val="20"/>
        </w:rPr>
        <w:t>,</w:t>
      </w:r>
      <w:proofErr w:type="gramEnd"/>
      <w:r w:rsidR="24143390" w:rsidRPr="51196FD0">
        <w:rPr>
          <w:rFonts w:ascii="Calibri" w:eastAsia="Calibri" w:hAnsi="Calibri" w:cs="Calibri"/>
          <w:sz w:val="20"/>
          <w:szCs w:val="20"/>
        </w:rPr>
        <w:t xml:space="preserve">  Splunk, Wireshark, Autopsy, Encase and AWS KMS</w:t>
      </w:r>
    </w:p>
    <w:p w14:paraId="61531D37" w14:textId="04463902" w:rsidR="5FC47421" w:rsidRDefault="5FC47421" w:rsidP="52A3D5A9">
      <w:pPr>
        <w:spacing w:after="0"/>
        <w:rPr>
          <w:rFonts w:ascii="Calibri" w:eastAsia="Calibri" w:hAnsi="Calibri" w:cs="Calibri"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Operating Systems:</w:t>
      </w:r>
      <w:r>
        <w:tab/>
      </w:r>
      <w:r>
        <w:tab/>
      </w:r>
      <w:r>
        <w:tab/>
      </w:r>
      <w:r w:rsidR="33F132FD" w:rsidRPr="52A3D5A9">
        <w:rPr>
          <w:rFonts w:ascii="Calibri" w:eastAsia="Calibri" w:hAnsi="Calibri" w:cs="Calibri"/>
          <w:sz w:val="20"/>
          <w:szCs w:val="20"/>
        </w:rPr>
        <w:t>Windows</w:t>
      </w:r>
      <w:r w:rsidR="5038C101" w:rsidRPr="52A3D5A9">
        <w:rPr>
          <w:rFonts w:ascii="Calibri" w:eastAsia="Calibri" w:hAnsi="Calibri" w:cs="Calibri"/>
          <w:sz w:val="20"/>
          <w:szCs w:val="20"/>
        </w:rPr>
        <w:t xml:space="preserve">, Android, iOS, Mac OS, Linux </w:t>
      </w:r>
    </w:p>
    <w:p w14:paraId="0649D142" w14:textId="56C11C68" w:rsidR="5FC47421" w:rsidRDefault="31BDD162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Tools</w:t>
      </w:r>
      <w:r w:rsidR="6BB46C34" w:rsidRPr="51196FD0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8AEE8CF" w:rsidRPr="51196FD0">
        <w:rPr>
          <w:rFonts w:ascii="Calibri" w:eastAsia="Calibri" w:hAnsi="Calibri" w:cs="Calibri"/>
          <w:sz w:val="20"/>
          <w:szCs w:val="20"/>
        </w:rPr>
        <w:t>Microsoft Defender suit</w:t>
      </w:r>
      <w:r w:rsidR="475806E9" w:rsidRPr="51196FD0">
        <w:rPr>
          <w:rFonts w:ascii="Calibri" w:eastAsia="Calibri" w:hAnsi="Calibri" w:cs="Calibri"/>
          <w:sz w:val="20"/>
          <w:szCs w:val="20"/>
        </w:rPr>
        <w:t>e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(including Defender for Office 365, Cloud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 xml:space="preserve">               </w:t>
      </w:r>
      <w:r w:rsidR="08AEE8CF" w:rsidRPr="51196FD0">
        <w:rPr>
          <w:rFonts w:ascii="Calibri" w:eastAsia="Calibri" w:hAnsi="Calibri" w:cs="Calibri"/>
          <w:sz w:val="20"/>
          <w:szCs w:val="20"/>
        </w:rPr>
        <w:t>Apps, Purview, Endpoint, Identity), Microsof</w:t>
      </w:r>
      <w:r w:rsidR="48285A1E" w:rsidRPr="51196FD0">
        <w:rPr>
          <w:rFonts w:ascii="Calibri" w:eastAsia="Calibri" w:hAnsi="Calibri" w:cs="Calibri"/>
          <w:sz w:val="20"/>
          <w:szCs w:val="20"/>
        </w:rPr>
        <w:t xml:space="preserve">t Sentinel </w:t>
      </w:r>
      <w:r w:rsidR="08AEE8CF" w:rsidRPr="51196FD0">
        <w:rPr>
          <w:rFonts w:ascii="Calibri" w:eastAsia="Calibri" w:hAnsi="Calibri" w:cs="Calibri"/>
          <w:sz w:val="20"/>
          <w:szCs w:val="20"/>
        </w:rPr>
        <w:t xml:space="preserve"> </w:t>
      </w:r>
    </w:p>
    <w:p w14:paraId="1445F310" w14:textId="22D95327" w:rsidR="5FC47421" w:rsidRDefault="7BADFB54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Applications &amp; Tools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5FC47421">
        <w:tab/>
      </w:r>
      <w:r w:rsidR="5FC47421">
        <w:tab/>
      </w:r>
      <w:r w:rsidR="5FC47421">
        <w:tab/>
      </w:r>
      <w:r w:rsidR="2F99DC48" w:rsidRPr="52A3D5A9">
        <w:rPr>
          <w:rFonts w:ascii="Calibri" w:eastAsia="Calibri" w:hAnsi="Calibri" w:cs="Calibri"/>
          <w:sz w:val="20"/>
          <w:szCs w:val="20"/>
        </w:rPr>
        <w:t>Microsoft Excel, Azure Sandbox</w:t>
      </w:r>
      <w:r w:rsidR="00213A12"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="00213A12" w:rsidRPr="00213A12">
        <w:rPr>
          <w:rFonts w:ascii="Calibri" w:eastAsia="Calibri" w:hAnsi="Calibri" w:cs="Calibri"/>
          <w:sz w:val="20"/>
          <w:szCs w:val="20"/>
        </w:rPr>
        <w:t>SAST, DAST, Secure Code Review, API Security, SSDLC</w:t>
      </w:r>
      <w:r w:rsidR="5FC47421"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</w:p>
    <w:p w14:paraId="0E09968C" w14:textId="12290F39" w:rsidR="53F0DAE4" w:rsidRDefault="53F0DAE4" w:rsidP="52A3D5A9">
      <w:pPr>
        <w:spacing w:after="0"/>
        <w:ind w:left="3600" w:hanging="360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AI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Prompt Engineering &amp; Output Evaluation, Creating responsible generative AI solutions, Microsoft Security Copilot (Copilot in Defender XDR, Purview, Entra, Intune and Cloud)</w:t>
      </w:r>
    </w:p>
    <w:p w14:paraId="1A589AE8" w14:textId="61B45285" w:rsidR="5FC47421" w:rsidRDefault="5FC47421" w:rsidP="52A3D5A9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2A3D5A9">
        <w:rPr>
          <w:rFonts w:ascii="Calibri" w:eastAsia="Calibri" w:hAnsi="Calibri" w:cs="Calibri"/>
          <w:b/>
          <w:bCs/>
          <w:sz w:val="20"/>
          <w:szCs w:val="20"/>
        </w:rPr>
        <w:t>Project Management Fundamentals:</w:t>
      </w:r>
      <w:r>
        <w:tab/>
      </w:r>
      <w:r w:rsidRPr="52A3D5A9">
        <w:rPr>
          <w:rFonts w:ascii="Calibri" w:eastAsia="Calibri" w:hAnsi="Calibri" w:cs="Calibri"/>
          <w:sz w:val="20"/>
          <w:szCs w:val="20"/>
        </w:rPr>
        <w:t>Agile, Waterfall, Scrum, Kanban, Trello</w:t>
      </w:r>
      <w:r w:rsidRPr="52A3D5A9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</w:p>
    <w:p w14:paraId="79852C05" w14:textId="70760834" w:rsidR="006B22EB" w:rsidRDefault="6BB46C34" w:rsidP="70D394C3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Skills: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Information security, Malware Analysis, Network Monitoring, Threat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Detection, Incident Response, Time Management, Problem Solving, </w:t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5FC47421">
        <w:tab/>
      </w:r>
      <w:r w:rsidR="006B22EB">
        <w:tab/>
      </w:r>
      <w:r w:rsidR="610552C9" w:rsidRPr="51196FD0">
        <w:rPr>
          <w:rFonts w:ascii="Calibri" w:eastAsia="Calibri" w:hAnsi="Calibri" w:cs="Calibri"/>
          <w:sz w:val="20"/>
          <w:szCs w:val="20"/>
        </w:rPr>
        <w:t xml:space="preserve">Teamwork and Creativity </w:t>
      </w:r>
    </w:p>
    <w:p w14:paraId="6D241631" w14:textId="3EE56DFF" w:rsidR="00213A12" w:rsidRDefault="00213A12" w:rsidP="70D394C3">
      <w:pPr>
        <w:spacing w:after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API &amp; Gateway Security</w:t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>
        <w:tab/>
      </w:r>
      <w:r>
        <w:tab/>
      </w:r>
      <w:r>
        <w:rPr>
          <w:rFonts w:ascii="Calibri" w:eastAsia="Calibri" w:hAnsi="Calibri" w:cs="Calibri"/>
          <w:sz w:val="20"/>
          <w:szCs w:val="20"/>
        </w:rPr>
        <w:t xml:space="preserve">REST, SOAP, </w:t>
      </w:r>
      <w:proofErr w:type="spellStart"/>
      <w:r>
        <w:rPr>
          <w:rFonts w:ascii="Calibri" w:eastAsia="Calibri" w:hAnsi="Calibri" w:cs="Calibri"/>
          <w:sz w:val="20"/>
          <w:szCs w:val="20"/>
        </w:rPr>
        <w:t>GraphQL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gRPC</w:t>
      </w:r>
      <w:proofErr w:type="spellEnd"/>
      <w:r>
        <w:rPr>
          <w:rFonts w:ascii="Calibri" w:eastAsia="Calibri" w:hAnsi="Calibri" w:cs="Calibri"/>
          <w:sz w:val="20"/>
          <w:szCs w:val="20"/>
        </w:rPr>
        <w:t>, Apigee, Kong</w:t>
      </w:r>
    </w:p>
    <w:p w14:paraId="27D57CED" w14:textId="5F129678" w:rsidR="00213A12" w:rsidRDefault="00213A12" w:rsidP="70D394C3">
      <w:pPr>
        <w:spacing w:after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Framework and Standards</w:t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>
        <w:tab/>
      </w:r>
      <w:r w:rsidRPr="51196FD0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OWASP ASVS, OWASP API top 10, NIST SP 800-53, ISO 27001</w:t>
      </w:r>
    </w:p>
    <w:p w14:paraId="5294EBDD" w14:textId="1FD8608F" w:rsidR="00213A12" w:rsidRDefault="00213A12" w:rsidP="70D394C3">
      <w:p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DevSecOps</w:t>
      </w:r>
      <w:proofErr w:type="spellEnd"/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>
        <w:tab/>
      </w:r>
      <w:r>
        <w:tab/>
      </w:r>
      <w:r>
        <w:tab/>
      </w:r>
      <w:r w:rsidRPr="51196FD0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CI/CD security integration, Agile methodologies, secure design pattern.</w:t>
      </w:r>
    </w:p>
    <w:p w14:paraId="6B26167C" w14:textId="62EA77C4" w:rsidR="00213A12" w:rsidRDefault="00213A12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Threat Modelling &amp; </w:t>
      </w:r>
      <w:proofErr w:type="spellStart"/>
      <w:r>
        <w:rPr>
          <w:rFonts w:ascii="Calibri" w:eastAsia="Calibri" w:hAnsi="Calibri" w:cs="Calibri"/>
          <w:b/>
          <w:bCs/>
          <w:sz w:val="20"/>
          <w:szCs w:val="20"/>
        </w:rPr>
        <w:t>Appsec</w:t>
      </w:r>
      <w:proofErr w:type="spellEnd"/>
      <w:r>
        <w:rPr>
          <w:rFonts w:ascii="Calibri" w:eastAsia="Calibri" w:hAnsi="Calibri" w:cs="Calibri"/>
          <w:b/>
          <w:bCs/>
          <w:sz w:val="20"/>
          <w:szCs w:val="20"/>
        </w:rPr>
        <w:t xml:space="preserve"> Tools</w:t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: </w:t>
      </w:r>
      <w:r>
        <w:tab/>
      </w:r>
      <w:r>
        <w:tab/>
      </w:r>
      <w:r w:rsidRPr="51196FD0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 xml:space="preserve">OWASP Threat 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Dragon,Burp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 xml:space="preserve"> Suite, OWASP ZAP, SonarQube</w:t>
      </w:r>
    </w:p>
    <w:p w14:paraId="04F1A7AC" w14:textId="77777777" w:rsidR="006B22EB" w:rsidRDefault="006B22EB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5A756B90" w14:textId="77777777" w:rsidR="006053E0" w:rsidRDefault="006053E0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210F80B3" w14:textId="77777777" w:rsidR="006053E0" w:rsidRDefault="006053E0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5DAF8CA4" w14:textId="2D80E28A" w:rsidR="70D394C3" w:rsidRDefault="70D394C3" w:rsidP="70D394C3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</w:p>
    <w:p w14:paraId="4384DE04" w14:textId="39659CD9" w:rsidR="6A0B8DD5" w:rsidRDefault="6A0B8DD5" w:rsidP="56F8A537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6F8A537">
        <w:rPr>
          <w:rFonts w:ascii="Calibri" w:eastAsia="Calibri" w:hAnsi="Calibri" w:cs="Calibri"/>
          <w:b/>
          <w:bCs/>
          <w:color w:val="155F81"/>
          <w:sz w:val="28"/>
          <w:szCs w:val="28"/>
        </w:rPr>
        <w:lastRenderedPageBreak/>
        <w:t xml:space="preserve">Education &amp; Certifications </w:t>
      </w:r>
    </w:p>
    <w:p w14:paraId="64105066" w14:textId="67EEB5D4" w:rsidR="5C13DF8D" w:rsidRDefault="35637297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Security Operations Analyst Program: Microsoft Certified SOA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3B609F5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</w:t>
      </w:r>
      <w:r w:rsidR="5C13DF8D">
        <w:tab/>
      </w:r>
      <w:r w:rsidR="5C13DF8D">
        <w:tab/>
      </w:r>
      <w:r w:rsidR="5A0FB7F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03/2026</w:t>
      </w:r>
    </w:p>
    <w:p w14:paraId="3C833BE9" w14:textId="7CEACC3B" w:rsidR="5C13DF8D" w:rsidRDefault="24F927B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proofErr w:type="spellStart"/>
      <w:r w:rsidRPr="51196FD0">
        <w:rPr>
          <w:rFonts w:ascii="Calibri" w:eastAsia="Calibri" w:hAnsi="Calibri" w:cs="Calibri"/>
          <w:sz w:val="20"/>
          <w:szCs w:val="20"/>
        </w:rPr>
        <w:t>NPower</w:t>
      </w:r>
      <w:proofErr w:type="spellEnd"/>
      <w:r w:rsidRPr="51196FD0">
        <w:rPr>
          <w:rFonts w:ascii="Calibri" w:eastAsia="Calibri" w:hAnsi="Calibri" w:cs="Calibri"/>
          <w:sz w:val="20"/>
          <w:szCs w:val="20"/>
        </w:rPr>
        <w:t xml:space="preserve"> Canada| </w:t>
      </w:r>
      <w:r w:rsidR="7A12DE16" w:rsidRPr="51196FD0">
        <w:rPr>
          <w:rFonts w:ascii="Calibri" w:eastAsia="Calibri" w:hAnsi="Calibri" w:cs="Calibri"/>
          <w:sz w:val="20"/>
          <w:szCs w:val="20"/>
        </w:rPr>
        <w:t>Toronto</w:t>
      </w:r>
      <w:r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39A0E8AC" w:rsidRPr="51196FD0">
        <w:rPr>
          <w:rFonts w:ascii="Calibri" w:eastAsia="Calibri" w:hAnsi="Calibri" w:cs="Calibri"/>
          <w:sz w:val="20"/>
          <w:szCs w:val="20"/>
        </w:rPr>
        <w:t>Ontario</w:t>
      </w:r>
    </w:p>
    <w:p w14:paraId="15872741" w14:textId="7D833E0C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3500DD8C" w14:textId="4E4FFBB4" w:rsidR="5C13DF8D" w:rsidRDefault="61684DA6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Career Essentials in Cyber Security</w:t>
      </w:r>
      <w:r w:rsidR="5C13DF8D">
        <w:tab/>
      </w:r>
      <w:r w:rsidR="5C13DF8D">
        <w:tab/>
      </w:r>
      <w:r w:rsidR="5C13DF8D">
        <w:tab/>
      </w:r>
      <w:r w:rsidR="5C13DF8D">
        <w:tab/>
      </w:r>
      <w:r w:rsidR="5C13DF8D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2F8A8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</w:t>
      </w:r>
      <w:r w:rsidR="5E55520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10A94BC6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3461D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28C8F58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5C13DF8D">
        <w:tab/>
      </w:r>
      <w:r w:rsidR="5C13DF8D">
        <w:tab/>
      </w:r>
      <w:r w:rsidR="79B06986" w:rsidRPr="51196FD0">
        <w:rPr>
          <w:rFonts w:ascii="Calibri" w:eastAsia="Calibri" w:hAnsi="Calibri" w:cs="Calibri"/>
          <w:b/>
          <w:bCs/>
          <w:sz w:val="20"/>
          <w:szCs w:val="20"/>
        </w:rPr>
        <w:t>03/2026</w:t>
      </w:r>
    </w:p>
    <w:p w14:paraId="5763555B" w14:textId="4BE8454D" w:rsidR="5C13DF8D" w:rsidRDefault="65C8A21F" w:rsidP="20E071EE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 xml:space="preserve">Microsoft and LinkedIn </w:t>
      </w:r>
    </w:p>
    <w:p w14:paraId="1818F434" w14:textId="548163BC" w:rsidR="380E2AA8" w:rsidRDefault="380E2AA8" w:rsidP="380E2AA8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09C6BD5B" w14:textId="43C4FF76" w:rsidR="07E94089" w:rsidRDefault="3D33BB69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Information Systems Auditor</w:t>
      </w:r>
      <w:ins w:id="0" w:author="Julie Singleton" w:date="2025-12-16T14:54:00Z">
        <w:r w:rsidR="27D8B931" w:rsidRPr="51196FD0">
          <w:rPr>
            <w:rFonts w:ascii="Calibri" w:eastAsia="Calibri" w:hAnsi="Calibri" w:cs="Calibri"/>
            <w:b/>
            <w:bCs/>
            <w:sz w:val="20"/>
            <w:szCs w:val="20"/>
          </w:rPr>
          <w:t xml:space="preserve"> (CISA)</w:t>
        </w:r>
      </w:ins>
      <w:r w:rsidR="07E94089">
        <w:tab/>
      </w:r>
      <w:r w:rsidR="07E94089">
        <w:tab/>
      </w:r>
      <w:r w:rsidR="07E94089">
        <w:tab/>
      </w:r>
      <w:r w:rsidR="07E94089">
        <w:tab/>
      </w:r>
      <w:r w:rsidR="07E94089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7E94089">
        <w:tab/>
      </w:r>
      <w:r w:rsidR="52E179F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7D99DD5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7E94089">
        <w:tab/>
      </w:r>
      <w:r w:rsidR="07E94089">
        <w:tab/>
      </w:r>
      <w:r w:rsidR="7D1F4183" w:rsidRPr="51196FD0">
        <w:rPr>
          <w:rFonts w:ascii="Calibri" w:eastAsia="Calibri" w:hAnsi="Calibri" w:cs="Calibri"/>
          <w:b/>
          <w:bCs/>
          <w:sz w:val="20"/>
          <w:szCs w:val="20"/>
        </w:rPr>
        <w:t>01/2025</w:t>
      </w:r>
    </w:p>
    <w:p w14:paraId="319BA4D2" w14:textId="646F8734" w:rsidR="381B3255" w:rsidRDefault="381B3255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 w:rsidRPr="380E2AA8">
        <w:rPr>
          <w:rFonts w:ascii="Calibri" w:eastAsia="Calibri" w:hAnsi="Calibri" w:cs="Calibri"/>
          <w:sz w:val="20"/>
          <w:szCs w:val="20"/>
        </w:rPr>
        <w:t>ISACA</w:t>
      </w:r>
    </w:p>
    <w:p w14:paraId="0B2625BA" w14:textId="277D9EE8" w:rsidR="380E2AA8" w:rsidRDefault="380E2AA8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1A19A9EE" w14:textId="7C93E1A9" w:rsidR="381B3255" w:rsidRDefault="7D1F4183" w:rsidP="51196FD0">
      <w:pPr>
        <w:spacing w:after="0"/>
        <w:rPr>
          <w:rFonts w:ascii="Calibri" w:eastAsia="Calibri" w:hAnsi="Calibri" w:cs="Calibri"/>
          <w:b/>
          <w:bCs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Certified In Cybersecurity</w:t>
      </w:r>
      <w:r w:rsidR="381B3255">
        <w:tab/>
      </w:r>
      <w:r w:rsidR="381B3255">
        <w:tab/>
      </w:r>
      <w:r w:rsidR="381B3255">
        <w:tab/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381B3255">
        <w:tab/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381B3255">
        <w:tab/>
      </w: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</w:t>
      </w:r>
      <w:r w:rsidR="3E1E5960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381B3255">
        <w:tab/>
      </w:r>
      <w:r w:rsidR="381B3255">
        <w:tab/>
      </w:r>
      <w:r w:rsidR="264DAC0C" w:rsidRPr="51196FD0">
        <w:rPr>
          <w:rFonts w:ascii="Calibri" w:eastAsia="Calibri" w:hAnsi="Calibri" w:cs="Calibri"/>
          <w:b/>
          <w:bCs/>
          <w:sz w:val="20"/>
          <w:szCs w:val="20"/>
        </w:rPr>
        <w:t>06/2023</w:t>
      </w:r>
    </w:p>
    <w:p w14:paraId="0B564245" w14:textId="76F18587" w:rsidR="381B3255" w:rsidRDefault="381B3255" w:rsidP="2DB54F0A">
      <w:pPr>
        <w:spacing w:after="0"/>
        <w:rPr>
          <w:rFonts w:ascii="Calibri" w:eastAsia="Calibri" w:hAnsi="Calibri" w:cs="Calibri"/>
          <w:sz w:val="20"/>
          <w:szCs w:val="20"/>
        </w:rPr>
      </w:pPr>
      <w:r w:rsidRPr="2DB54F0A">
        <w:rPr>
          <w:rFonts w:ascii="Calibri" w:eastAsia="Calibri" w:hAnsi="Calibri" w:cs="Calibri"/>
          <w:sz w:val="20"/>
          <w:szCs w:val="20"/>
        </w:rPr>
        <w:t>ISC2</w:t>
      </w:r>
    </w:p>
    <w:p w14:paraId="108923F9" w14:textId="2B9FB2A1" w:rsidR="56F8A537" w:rsidRDefault="56F8A537" w:rsidP="51196FD0">
      <w:pPr>
        <w:spacing w:after="0"/>
        <w:rPr>
          <w:rFonts w:ascii="Calibri" w:eastAsia="Calibri" w:hAnsi="Calibri" w:cs="Calibri"/>
          <w:sz w:val="12"/>
          <w:szCs w:val="12"/>
        </w:rPr>
      </w:pPr>
    </w:p>
    <w:p w14:paraId="7FFF41D7" w14:textId="70D499A8" w:rsidR="3772C5FC" w:rsidRDefault="27F1EEF0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Graduate Certificate in </w:t>
      </w:r>
      <w:r w:rsidR="13CE263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Cybersecurity and Threat Management </w:t>
      </w:r>
      <w:r w:rsidR="3772C5FC">
        <w:tab/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        </w:t>
      </w:r>
      <w:r w:rsidR="3772C5FC">
        <w:tab/>
      </w:r>
      <w:r w:rsidR="3772C5FC">
        <w:tab/>
      </w:r>
      <w:r w:rsidR="726E3A3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1CA51AB" w:rsidRPr="51196FD0">
        <w:rPr>
          <w:rFonts w:ascii="Calibri" w:eastAsia="Calibri" w:hAnsi="Calibri" w:cs="Calibri"/>
          <w:b/>
          <w:bCs/>
          <w:sz w:val="20"/>
          <w:szCs w:val="20"/>
        </w:rPr>
        <w:t>04/2023</w:t>
      </w:r>
      <w:r w:rsidR="3772C5FC">
        <w:br/>
      </w:r>
      <w:r w:rsidR="4F43A6D8" w:rsidRPr="51196FD0">
        <w:rPr>
          <w:rFonts w:ascii="Calibri" w:eastAsia="Calibri" w:hAnsi="Calibri" w:cs="Calibri"/>
          <w:sz w:val="20"/>
          <w:szCs w:val="20"/>
        </w:rPr>
        <w:t>Seneca Polytechnic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| </w:t>
      </w:r>
      <w:r w:rsidR="69EDE1E0" w:rsidRPr="51196FD0">
        <w:rPr>
          <w:rFonts w:ascii="Calibri" w:eastAsia="Calibri" w:hAnsi="Calibri" w:cs="Calibri"/>
          <w:sz w:val="20"/>
          <w:szCs w:val="20"/>
        </w:rPr>
        <w:t>Toronto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, </w:t>
      </w:r>
      <w:r w:rsidR="0A974F5B" w:rsidRPr="51196FD0">
        <w:rPr>
          <w:rFonts w:ascii="Calibri" w:eastAsia="Calibri" w:hAnsi="Calibri" w:cs="Calibri"/>
          <w:sz w:val="20"/>
          <w:szCs w:val="20"/>
        </w:rPr>
        <w:t>Ontario</w:t>
      </w:r>
      <w:r w:rsidR="2B72C6B6" w:rsidRPr="51196FD0">
        <w:rPr>
          <w:rFonts w:ascii="Calibri" w:eastAsia="Calibri" w:hAnsi="Calibri" w:cs="Calibri"/>
          <w:sz w:val="20"/>
          <w:szCs w:val="20"/>
        </w:rPr>
        <w:t xml:space="preserve">  </w:t>
      </w:r>
    </w:p>
    <w:p w14:paraId="14B11020" w14:textId="4D0DAE5B" w:rsidR="380E2AA8" w:rsidRDefault="380E2AA8" w:rsidP="51196FD0">
      <w:pPr>
        <w:spacing w:after="0"/>
        <w:rPr>
          <w:sz w:val="12"/>
          <w:szCs w:val="12"/>
        </w:rPr>
      </w:pPr>
    </w:p>
    <w:p w14:paraId="195415FC" w14:textId="07653C3B" w:rsidR="17B05A1B" w:rsidRDefault="70B795D7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>Bachelors in Computer Science</w:t>
      </w:r>
      <w:r w:rsidR="17B05A1B">
        <w:tab/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17B05A1B">
        <w:tab/>
      </w:r>
      <w:r w:rsidR="17B05A1B">
        <w:tab/>
      </w:r>
      <w:r w:rsidR="17B05A1B">
        <w:tab/>
      </w:r>
      <w:r w:rsidR="17B05A1B">
        <w:tab/>
      </w:r>
      <w:r w:rsidR="17B05A1B">
        <w:tab/>
      </w:r>
      <w:r w:rsidR="287DFC5D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0ACB34F9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17B05A1B">
        <w:tab/>
      </w:r>
      <w:r w:rsidR="17B05A1B">
        <w:tab/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0</w:t>
      </w:r>
      <w:r w:rsidR="2ADA6236" w:rsidRPr="51196FD0">
        <w:rPr>
          <w:rFonts w:ascii="Calibri" w:eastAsia="Calibri" w:hAnsi="Calibri" w:cs="Calibri"/>
          <w:b/>
          <w:bCs/>
          <w:sz w:val="20"/>
          <w:szCs w:val="20"/>
        </w:rPr>
        <w:t>8</w:t>
      </w:r>
      <w:r w:rsidR="40D276C9" w:rsidRPr="51196FD0">
        <w:rPr>
          <w:rFonts w:ascii="Calibri" w:eastAsia="Calibri" w:hAnsi="Calibri" w:cs="Calibri"/>
          <w:b/>
          <w:bCs/>
          <w:sz w:val="20"/>
          <w:szCs w:val="20"/>
        </w:rPr>
        <w:t>/20</w:t>
      </w:r>
      <w:r w:rsidR="30DDD256" w:rsidRPr="51196FD0">
        <w:rPr>
          <w:rFonts w:ascii="Calibri" w:eastAsia="Calibri" w:hAnsi="Calibri" w:cs="Calibri"/>
          <w:b/>
          <w:bCs/>
          <w:sz w:val="20"/>
          <w:szCs w:val="20"/>
        </w:rPr>
        <w:t>16</w:t>
      </w:r>
      <w:r w:rsidR="17B05A1B">
        <w:br/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Federal University of </w:t>
      </w:r>
      <w:r w:rsidR="0A88EB7E" w:rsidRPr="51196FD0">
        <w:rPr>
          <w:rFonts w:ascii="Calibri" w:eastAsia="Calibri" w:hAnsi="Calibri" w:cs="Calibri"/>
          <w:sz w:val="20"/>
          <w:szCs w:val="20"/>
        </w:rPr>
        <w:t>P</w:t>
      </w:r>
      <w:r w:rsidR="40D276C9" w:rsidRPr="51196FD0">
        <w:rPr>
          <w:rFonts w:ascii="Calibri" w:eastAsia="Calibri" w:hAnsi="Calibri" w:cs="Calibri"/>
          <w:sz w:val="20"/>
          <w:szCs w:val="20"/>
        </w:rPr>
        <w:t>e</w:t>
      </w:r>
      <w:r w:rsidR="33F81F65" w:rsidRPr="51196FD0">
        <w:rPr>
          <w:rFonts w:ascii="Calibri" w:eastAsia="Calibri" w:hAnsi="Calibri" w:cs="Calibri"/>
          <w:sz w:val="20"/>
          <w:szCs w:val="20"/>
        </w:rPr>
        <w:t>troleum Resources</w:t>
      </w:r>
      <w:r w:rsidR="40D276C9" w:rsidRPr="51196FD0">
        <w:rPr>
          <w:rFonts w:ascii="Calibri" w:eastAsia="Calibri" w:hAnsi="Calibri" w:cs="Calibri"/>
          <w:sz w:val="20"/>
          <w:szCs w:val="20"/>
        </w:rPr>
        <w:t xml:space="preserve">| Effurun, Delta State </w:t>
      </w:r>
    </w:p>
    <w:p w14:paraId="69EA3518" w14:textId="09A8CC2B" w:rsidR="7FB1EE04" w:rsidRDefault="7FB1EE04" w:rsidP="51196FD0">
      <w:pPr>
        <w:spacing w:after="0"/>
        <w:rPr>
          <w:rFonts w:ascii="Calibri" w:eastAsia="Calibri" w:hAnsi="Calibri" w:cs="Calibri"/>
          <w:sz w:val="20"/>
          <w:szCs w:val="20"/>
        </w:rPr>
      </w:pPr>
    </w:p>
    <w:p w14:paraId="1C416F55" w14:textId="5EA5381D" w:rsidR="3772C5FC" w:rsidRDefault="2B72C6B6" w:rsidP="70D394C3">
      <w:pPr>
        <w:spacing w:after="0"/>
        <w:rPr>
          <w:rFonts w:ascii="Calibri" w:eastAsia="Calibri" w:hAnsi="Calibri" w:cs="Calibri"/>
          <w:b/>
          <w:bCs/>
          <w:color w:val="155F81"/>
          <w:sz w:val="28"/>
          <w:szCs w:val="28"/>
        </w:rPr>
      </w:pPr>
      <w:r w:rsidRPr="51196FD0">
        <w:rPr>
          <w:rFonts w:ascii="Calibri" w:eastAsia="Calibri" w:hAnsi="Calibri" w:cs="Calibri"/>
          <w:b/>
          <w:bCs/>
          <w:color w:val="155F81"/>
          <w:sz w:val="28"/>
          <w:szCs w:val="28"/>
        </w:rPr>
        <w:t xml:space="preserve">Professional Experience </w:t>
      </w:r>
    </w:p>
    <w:p w14:paraId="214AF122" w14:textId="604C4830" w:rsidR="293262D2" w:rsidRPr="006053E0" w:rsidRDefault="793A4286" w:rsidP="51196FD0">
      <w:pPr>
        <w:spacing w:after="0"/>
        <w:rPr>
          <w:rFonts w:ascii="Calibri" w:eastAsia="Calibri" w:hAnsi="Calibri" w:cs="Calibri"/>
          <w:sz w:val="20"/>
          <w:szCs w:val="20"/>
        </w:rPr>
      </w:pPr>
      <w:r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Applications Security &amp; Field Services Technician </w:t>
      </w:r>
      <w:r w:rsidR="56FC7EA2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      </w:t>
      </w:r>
      <w:r w:rsidR="293262D2">
        <w:tab/>
      </w:r>
      <w:r w:rsidR="293262D2">
        <w:tab/>
      </w:r>
      <w:r w:rsidR="293262D2">
        <w:tab/>
      </w:r>
      <w:r w:rsidR="293262D2">
        <w:tab/>
      </w:r>
      <w:r w:rsidR="0AE3999A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</w:t>
      </w:r>
      <w:r w:rsidR="293262D2">
        <w:tab/>
      </w:r>
      <w:r w:rsidR="59A0CDB1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              </w:t>
      </w:r>
      <w:r w:rsidR="296DFA93" w:rsidRPr="51196FD0">
        <w:rPr>
          <w:rFonts w:ascii="Calibri" w:eastAsia="Calibri" w:hAnsi="Calibri" w:cs="Calibri"/>
          <w:b/>
          <w:bCs/>
          <w:sz w:val="20"/>
          <w:szCs w:val="20"/>
        </w:rPr>
        <w:t>08/2023</w:t>
      </w:r>
      <w:r w:rsidR="7903C467" w:rsidRPr="51196FD0">
        <w:rPr>
          <w:rFonts w:ascii="Calibri" w:eastAsia="Calibri" w:hAnsi="Calibri" w:cs="Calibri"/>
          <w:b/>
          <w:bCs/>
          <w:sz w:val="20"/>
          <w:szCs w:val="20"/>
        </w:rPr>
        <w:t xml:space="preserve"> –</w:t>
      </w:r>
      <w:r w:rsidR="7E675050" w:rsidRPr="51196FD0">
        <w:rPr>
          <w:rFonts w:ascii="Calibri" w:eastAsia="Calibri" w:hAnsi="Calibri" w:cs="Calibri"/>
          <w:b/>
          <w:bCs/>
          <w:sz w:val="20"/>
          <w:szCs w:val="20"/>
        </w:rPr>
        <w:t>08/</w:t>
      </w:r>
      <w:r w:rsidR="39845D4D" w:rsidRPr="51196FD0">
        <w:rPr>
          <w:rFonts w:ascii="Calibri" w:eastAsia="Calibri" w:hAnsi="Calibri" w:cs="Calibri"/>
          <w:b/>
          <w:bCs/>
          <w:sz w:val="20"/>
          <w:szCs w:val="20"/>
        </w:rPr>
        <w:t>2025</w:t>
      </w:r>
      <w:r w:rsidR="293262D2">
        <w:br/>
      </w:r>
      <w:r w:rsidR="77D91817" w:rsidRPr="006053E0">
        <w:rPr>
          <w:rFonts w:ascii="Calibri" w:eastAsia="Calibri" w:hAnsi="Calibri" w:cs="Calibri"/>
          <w:sz w:val="20"/>
          <w:szCs w:val="20"/>
        </w:rPr>
        <w:t>Accenture</w:t>
      </w:r>
      <w:r w:rsidR="7903C467" w:rsidRPr="006053E0">
        <w:rPr>
          <w:rFonts w:ascii="Calibri" w:eastAsia="Calibri" w:hAnsi="Calibri" w:cs="Calibri"/>
          <w:sz w:val="20"/>
          <w:szCs w:val="20"/>
        </w:rPr>
        <w:t xml:space="preserve">| </w:t>
      </w:r>
      <w:r w:rsidR="73B8EC49" w:rsidRPr="006053E0">
        <w:rPr>
          <w:rFonts w:ascii="Calibri" w:eastAsia="Calibri" w:hAnsi="Calibri" w:cs="Calibri"/>
          <w:sz w:val="20"/>
          <w:szCs w:val="20"/>
        </w:rPr>
        <w:t>Toronto</w:t>
      </w:r>
      <w:r w:rsidR="7903C467" w:rsidRPr="006053E0">
        <w:rPr>
          <w:rFonts w:ascii="Calibri" w:eastAsia="Calibri" w:hAnsi="Calibri" w:cs="Calibri"/>
          <w:sz w:val="20"/>
          <w:szCs w:val="20"/>
        </w:rPr>
        <w:t xml:space="preserve">, </w:t>
      </w:r>
      <w:r w:rsidR="1A931776" w:rsidRPr="006053E0">
        <w:rPr>
          <w:rFonts w:ascii="Calibri" w:eastAsia="Calibri" w:hAnsi="Calibri" w:cs="Calibri"/>
          <w:sz w:val="20"/>
          <w:szCs w:val="20"/>
        </w:rPr>
        <w:t>Ontario</w:t>
      </w:r>
      <w:r w:rsidR="7903C467" w:rsidRPr="006053E0">
        <w:rPr>
          <w:rFonts w:ascii="Calibri" w:eastAsia="Calibri" w:hAnsi="Calibri" w:cs="Calibri"/>
          <w:sz w:val="20"/>
          <w:szCs w:val="20"/>
        </w:rPr>
        <w:t xml:space="preserve"> </w:t>
      </w:r>
    </w:p>
    <w:p w14:paraId="51AD86CB" w14:textId="70FF3F23" w:rsidR="005F6DC8" w:rsidRPr="006053E0" w:rsidRDefault="00213A12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Played an integral role in maturing threat modeling practices across application and API development initiatives.</w:t>
      </w:r>
    </w:p>
    <w:p w14:paraId="0F3DA707" w14:textId="305CE3F0" w:rsidR="00213A12" w:rsidRPr="006053E0" w:rsidRDefault="00213A12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Conducted threat modeling and architecture risk analysis using STRIDE and Attack Trees to identify threats, trust boundaries, and required countermeasures.</w:t>
      </w:r>
    </w:p>
    <w:p w14:paraId="44566926" w14:textId="1D2F4F22" w:rsidR="00213A12" w:rsidRPr="006053E0" w:rsidRDefault="00213A12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Decomposed hybrid cloud application architectures to assess security risks across APIs, web services, data stores, and backend systems.</w:t>
      </w:r>
    </w:p>
    <w:p w14:paraId="7007E02D" w14:textId="4CA5A2D5" w:rsidR="00213A12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Produced high-quality threat modeling artifacts, including data flow diagrams, threat libraries, and risk documentation, and tracked remediation through issue management platforms.</w:t>
      </w:r>
    </w:p>
    <w:p w14:paraId="20737A9B" w14:textId="7A2EBA64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Collaborated with Security Architects and development teams to identify appropriate security controls aligned with company standards and industry best practices.</w:t>
      </w:r>
    </w:p>
    <w:p w14:paraId="733F51BC" w14:textId="384FF527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Maintained strong awareness of emerging threats and technology trends, applying this knowledge during security design and threat modeling exercises.</w:t>
      </w:r>
    </w:p>
    <w:p w14:paraId="4038405F" w14:textId="0DFBC217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Reviewed and strengthened API security designs using Apigee and Kong gateways, addressing OWASP API Top 10 risks.</w:t>
      </w:r>
    </w:p>
    <w:p w14:paraId="26B8DC41" w14:textId="701B979F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Conducted application security risk assessments aligned with OWASP ASVS and NIST SP 800-53, prioritizing threats based on impact and likelihood.</w:t>
      </w:r>
    </w:p>
    <w:p w14:paraId="5F47F90B" w14:textId="1287C7B0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 xml:space="preserve">Partnered with Agile and </w:t>
      </w:r>
      <w:proofErr w:type="spellStart"/>
      <w:r w:rsidRPr="006053E0">
        <w:rPr>
          <w:sz w:val="20"/>
          <w:szCs w:val="20"/>
        </w:rPr>
        <w:t>DevSecOps</w:t>
      </w:r>
      <w:proofErr w:type="spellEnd"/>
      <w:r w:rsidRPr="006053E0">
        <w:rPr>
          <w:sz w:val="20"/>
          <w:szCs w:val="20"/>
        </w:rPr>
        <w:t xml:space="preserve"> teams to embed security-first practices into the SDLC.</w:t>
      </w:r>
    </w:p>
    <w:p w14:paraId="53BEBCC3" w14:textId="6C133412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Authored clear documentation to socialize identified threats and risks with the broader Security Assessment and Testing group.</w:t>
      </w:r>
    </w:p>
    <w:p w14:paraId="23345FFE" w14:textId="673ED2AC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Supported cloud security reviews, addressing misconfigurations, IAM risks, and insecure design patterns.</w:t>
      </w:r>
    </w:p>
    <w:p w14:paraId="00ED20D7" w14:textId="23045718" w:rsidR="006053E0" w:rsidRPr="006053E0" w:rsidRDefault="006053E0" w:rsidP="00213A12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6053E0">
        <w:rPr>
          <w:sz w:val="20"/>
          <w:szCs w:val="20"/>
        </w:rPr>
        <w:t>Used Python and Bash scripting to automate threat analysis, security testing, and monitoring tasks.</w:t>
      </w:r>
    </w:p>
    <w:p w14:paraId="50F5C5DC" w14:textId="77777777" w:rsidR="00213A12" w:rsidRDefault="00213A12" w:rsidP="00213A12">
      <w:pPr>
        <w:spacing w:after="0"/>
        <w:rPr>
          <w:sz w:val="20"/>
          <w:szCs w:val="20"/>
        </w:rPr>
      </w:pPr>
    </w:p>
    <w:p w14:paraId="090783EF" w14:textId="77777777" w:rsidR="00213A12" w:rsidRPr="00213A12" w:rsidRDefault="00213A12" w:rsidP="00213A12">
      <w:pPr>
        <w:spacing w:after="0"/>
        <w:rPr>
          <w:sz w:val="20"/>
          <w:szCs w:val="20"/>
        </w:rPr>
      </w:pPr>
    </w:p>
    <w:p w14:paraId="4F0332AE" w14:textId="562409B5" w:rsidR="3772C5FC" w:rsidRDefault="006053E0" w:rsidP="380E2AA8">
      <w:pPr>
        <w:spacing w:after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Application Security Analyst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3772C5FC">
        <w:tab/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EEA5DE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  </w:t>
      </w:r>
      <w:r w:rsidR="245D6595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  07/2019</w:t>
      </w:r>
      <w:r w:rsidR="455AE9FF" w:rsidRPr="380E2AA8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 w:rsidR="728B9F2D" w:rsidRPr="380E2AA8">
        <w:rPr>
          <w:rFonts w:ascii="Calibri" w:eastAsia="Calibri" w:hAnsi="Calibri" w:cs="Calibri"/>
          <w:b/>
          <w:bCs/>
          <w:sz w:val="20"/>
          <w:szCs w:val="20"/>
        </w:rPr>
        <w:t>08/2022</w:t>
      </w:r>
      <w:r w:rsidR="3772C5FC">
        <w:br/>
      </w:r>
      <w:proofErr w:type="spellStart"/>
      <w:r w:rsidR="5DD47C87" w:rsidRPr="380E2AA8">
        <w:rPr>
          <w:rFonts w:ascii="Calibri" w:eastAsia="Calibri" w:hAnsi="Calibri" w:cs="Calibri"/>
          <w:sz w:val="20"/>
          <w:szCs w:val="20"/>
        </w:rPr>
        <w:t>Findworka</w:t>
      </w:r>
      <w:proofErr w:type="spellEnd"/>
      <w:r w:rsidR="5DD47C87" w:rsidRPr="380E2AA8">
        <w:rPr>
          <w:rFonts w:ascii="Calibri" w:eastAsia="Calibri" w:hAnsi="Calibri" w:cs="Calibri"/>
          <w:sz w:val="20"/>
          <w:szCs w:val="20"/>
        </w:rPr>
        <w:t xml:space="preserve"> Solutions Limited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| </w:t>
      </w:r>
      <w:r w:rsidR="3B8D7DD7" w:rsidRPr="380E2AA8">
        <w:rPr>
          <w:rFonts w:ascii="Calibri" w:eastAsia="Calibri" w:hAnsi="Calibri" w:cs="Calibri"/>
          <w:sz w:val="20"/>
          <w:szCs w:val="20"/>
        </w:rPr>
        <w:t>Remote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, </w:t>
      </w:r>
      <w:r w:rsidR="7DD3765E" w:rsidRPr="380E2AA8">
        <w:rPr>
          <w:rFonts w:ascii="Calibri" w:eastAsia="Calibri" w:hAnsi="Calibri" w:cs="Calibri"/>
          <w:sz w:val="20"/>
          <w:szCs w:val="20"/>
        </w:rPr>
        <w:t>Lagos</w:t>
      </w:r>
      <w:r w:rsidR="6BBFC48D" w:rsidRPr="380E2AA8">
        <w:rPr>
          <w:rFonts w:ascii="Calibri" w:eastAsia="Calibri" w:hAnsi="Calibri" w:cs="Calibri"/>
          <w:sz w:val="20"/>
          <w:szCs w:val="20"/>
        </w:rPr>
        <w:t xml:space="preserve"> </w:t>
      </w:r>
    </w:p>
    <w:p w14:paraId="47E3D071" w14:textId="32D3AFF0" w:rsidR="006053E0" w:rsidRPr="006053E0" w:rsidRDefault="006053E0" w:rsidP="006053E0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Performed extensive application security risk assessments and threat modeling across web, API, and cloud-based systems.</w:t>
      </w:r>
    </w:p>
    <w:p w14:paraId="464FD930" w14:textId="2B831835" w:rsidR="005F6DC8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Conducted 200+ SAST and DAST assessments, significantly reducing high-risk vulnerabilities through early detection and remediation.</w:t>
      </w:r>
    </w:p>
    <w:p w14:paraId="339D9BAE" w14:textId="097B65EC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Applied secure design patterns and threat libraries to improve consistency and quality of threat modeling outputs.</w:t>
      </w:r>
    </w:p>
    <w:p w14:paraId="78F52075" w14:textId="1BA28BF1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lastRenderedPageBreak/>
        <w:t xml:space="preserve">Collaborated with development teams to integrate </w:t>
      </w:r>
      <w:proofErr w:type="spellStart"/>
      <w:r w:rsidRPr="006053E0">
        <w:rPr>
          <w:rFonts w:ascii="Calibri" w:eastAsia="Calibri" w:hAnsi="Calibri" w:cs="Calibri"/>
          <w:sz w:val="20"/>
          <w:szCs w:val="20"/>
        </w:rPr>
        <w:t>DevSecOps</w:t>
      </w:r>
      <w:proofErr w:type="spellEnd"/>
      <w:r w:rsidRPr="006053E0">
        <w:rPr>
          <w:rFonts w:ascii="Calibri" w:eastAsia="Calibri" w:hAnsi="Calibri" w:cs="Calibri"/>
          <w:sz w:val="20"/>
          <w:szCs w:val="20"/>
        </w:rPr>
        <w:t xml:space="preserve"> practices into CI/CD pipelines.</w:t>
      </w:r>
    </w:p>
    <w:p w14:paraId="6EE436A3" w14:textId="54B9D913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Identified and mitigated complex threats including injection attacks, authentication bypass, authorization flaws, and data exposure risks.</w:t>
      </w:r>
    </w:p>
    <w:p w14:paraId="2CB3E0D4" w14:textId="633F4C79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Assessed IAM controls, encryption mechanisms, and network security configurations as part of application risk reviews.</w:t>
      </w:r>
    </w:p>
    <w:p w14:paraId="24A10675" w14:textId="667286F0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 xml:space="preserve">Led API security testing across REST, SOAP, and </w:t>
      </w:r>
      <w:proofErr w:type="spellStart"/>
      <w:r w:rsidRPr="006053E0">
        <w:rPr>
          <w:rFonts w:ascii="Calibri" w:eastAsia="Calibri" w:hAnsi="Calibri" w:cs="Calibri"/>
          <w:sz w:val="20"/>
          <w:szCs w:val="20"/>
        </w:rPr>
        <w:t>GraphQL</w:t>
      </w:r>
      <w:proofErr w:type="spellEnd"/>
      <w:r w:rsidRPr="006053E0">
        <w:rPr>
          <w:rFonts w:ascii="Calibri" w:eastAsia="Calibri" w:hAnsi="Calibri" w:cs="Calibri"/>
          <w:sz w:val="20"/>
          <w:szCs w:val="20"/>
        </w:rPr>
        <w:t xml:space="preserve"> endpoints, validating authentication, authorization, and data protection controls.</w:t>
      </w:r>
    </w:p>
    <w:p w14:paraId="274D1D9B" w14:textId="14772E53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Produced detailed security documentation and risk reports for stakeholders, supporting informed security decision-making.</w:t>
      </w:r>
    </w:p>
    <w:p w14:paraId="53F6EC8F" w14:textId="4C51CE8D" w:rsidR="006053E0" w:rsidRPr="006053E0" w:rsidRDefault="006053E0" w:rsidP="00EB59AF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6053E0">
        <w:rPr>
          <w:rFonts w:ascii="Calibri" w:eastAsia="Calibri" w:hAnsi="Calibri" w:cs="Calibri"/>
          <w:sz w:val="20"/>
          <w:szCs w:val="20"/>
        </w:rPr>
        <w:t>Delivered security awareness and secure coding guidance to development teams, reducing recurring design and implementation flaws.</w:t>
      </w:r>
    </w:p>
    <w:sectPr w:rsidR="006053E0" w:rsidRPr="006053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342"/>
    <w:multiLevelType w:val="hybridMultilevel"/>
    <w:tmpl w:val="C9625B46"/>
    <w:lvl w:ilvl="0" w:tplc="27EC12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85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28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E7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0D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3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22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A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68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BC83D"/>
    <w:multiLevelType w:val="hybridMultilevel"/>
    <w:tmpl w:val="08FCFCB6"/>
    <w:lvl w:ilvl="0" w:tplc="85629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00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E5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F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E1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8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5EC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E1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E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D151E"/>
    <w:multiLevelType w:val="hybridMultilevel"/>
    <w:tmpl w:val="CB561D64"/>
    <w:lvl w:ilvl="0" w:tplc="EA0ED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6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64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8D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41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AF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96D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CE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C4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265299">
    <w:abstractNumId w:val="1"/>
  </w:num>
  <w:num w:numId="2" w16cid:durableId="1191723074">
    <w:abstractNumId w:val="2"/>
  </w:num>
  <w:num w:numId="3" w16cid:durableId="12649209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 Singleton">
    <w15:presenceInfo w15:providerId="AD" w15:userId="S::julie.singleton@npowercanada.ca::cbc9c814-98ae-4b02-8150-fe7f4b66e8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7ED6E"/>
    <w:rsid w:val="000D42B5"/>
    <w:rsid w:val="000F6C1D"/>
    <w:rsid w:val="00213A12"/>
    <w:rsid w:val="0026428E"/>
    <w:rsid w:val="002D2767"/>
    <w:rsid w:val="00381DB5"/>
    <w:rsid w:val="005220F5"/>
    <w:rsid w:val="00577613"/>
    <w:rsid w:val="005E1787"/>
    <w:rsid w:val="005F6DC8"/>
    <w:rsid w:val="006053E0"/>
    <w:rsid w:val="006B22EB"/>
    <w:rsid w:val="0072789B"/>
    <w:rsid w:val="007E6258"/>
    <w:rsid w:val="008154E0"/>
    <w:rsid w:val="00864D23"/>
    <w:rsid w:val="00962DD9"/>
    <w:rsid w:val="009872F7"/>
    <w:rsid w:val="00D03880"/>
    <w:rsid w:val="00DF69F3"/>
    <w:rsid w:val="00EB4001"/>
    <w:rsid w:val="00EB59AF"/>
    <w:rsid w:val="01977AF2"/>
    <w:rsid w:val="028C8F58"/>
    <w:rsid w:val="0290A719"/>
    <w:rsid w:val="0336AFED"/>
    <w:rsid w:val="034CDD74"/>
    <w:rsid w:val="0367A414"/>
    <w:rsid w:val="03AE2231"/>
    <w:rsid w:val="03DCA11A"/>
    <w:rsid w:val="0421D539"/>
    <w:rsid w:val="052AD16A"/>
    <w:rsid w:val="054FDDA3"/>
    <w:rsid w:val="056E2C89"/>
    <w:rsid w:val="056F9636"/>
    <w:rsid w:val="0588BB64"/>
    <w:rsid w:val="0662CD14"/>
    <w:rsid w:val="07134886"/>
    <w:rsid w:val="07E94089"/>
    <w:rsid w:val="08AEE8CF"/>
    <w:rsid w:val="08BE804B"/>
    <w:rsid w:val="097A4631"/>
    <w:rsid w:val="09A9852E"/>
    <w:rsid w:val="09B69C07"/>
    <w:rsid w:val="0A837841"/>
    <w:rsid w:val="0A88EB7E"/>
    <w:rsid w:val="0A974F5B"/>
    <w:rsid w:val="0A9B91D7"/>
    <w:rsid w:val="0ABA2603"/>
    <w:rsid w:val="0ACB34F9"/>
    <w:rsid w:val="0AE3999A"/>
    <w:rsid w:val="0AF3DE78"/>
    <w:rsid w:val="0B268AA5"/>
    <w:rsid w:val="0B61AA33"/>
    <w:rsid w:val="0B81318C"/>
    <w:rsid w:val="0BB6309B"/>
    <w:rsid w:val="0BB7F3D4"/>
    <w:rsid w:val="0C2A3789"/>
    <w:rsid w:val="0D1F1874"/>
    <w:rsid w:val="0D365A7E"/>
    <w:rsid w:val="0D87448E"/>
    <w:rsid w:val="0E046B43"/>
    <w:rsid w:val="0EEA5DEF"/>
    <w:rsid w:val="0F7258DF"/>
    <w:rsid w:val="106808FC"/>
    <w:rsid w:val="10A94BC6"/>
    <w:rsid w:val="11268DE3"/>
    <w:rsid w:val="11CA51AB"/>
    <w:rsid w:val="12FFD5D0"/>
    <w:rsid w:val="1366E53A"/>
    <w:rsid w:val="138A8F99"/>
    <w:rsid w:val="13A0AE61"/>
    <w:rsid w:val="13CE2632"/>
    <w:rsid w:val="13D3BDC9"/>
    <w:rsid w:val="1453D59B"/>
    <w:rsid w:val="147CF248"/>
    <w:rsid w:val="150E5038"/>
    <w:rsid w:val="159AA8EC"/>
    <w:rsid w:val="161D898D"/>
    <w:rsid w:val="164CA1A3"/>
    <w:rsid w:val="164F167B"/>
    <w:rsid w:val="16C49E47"/>
    <w:rsid w:val="17B05A1B"/>
    <w:rsid w:val="17EF9B89"/>
    <w:rsid w:val="190B6FA5"/>
    <w:rsid w:val="19283EE8"/>
    <w:rsid w:val="19771D2A"/>
    <w:rsid w:val="1A1485AE"/>
    <w:rsid w:val="1A455DF8"/>
    <w:rsid w:val="1A931776"/>
    <w:rsid w:val="1AA78B23"/>
    <w:rsid w:val="1B507BD8"/>
    <w:rsid w:val="1B516A0D"/>
    <w:rsid w:val="1B87951A"/>
    <w:rsid w:val="1B923EAB"/>
    <w:rsid w:val="1B9D69E6"/>
    <w:rsid w:val="1BCD8985"/>
    <w:rsid w:val="1CBC5F06"/>
    <w:rsid w:val="1CE0A104"/>
    <w:rsid w:val="1CEA18F6"/>
    <w:rsid w:val="1D8EA9B3"/>
    <w:rsid w:val="1D9ED15C"/>
    <w:rsid w:val="1DB630B0"/>
    <w:rsid w:val="1DFF6FBB"/>
    <w:rsid w:val="1E085C50"/>
    <w:rsid w:val="1E537531"/>
    <w:rsid w:val="201448BF"/>
    <w:rsid w:val="20AE7B44"/>
    <w:rsid w:val="20E071EE"/>
    <w:rsid w:val="20E236F0"/>
    <w:rsid w:val="20FE922D"/>
    <w:rsid w:val="2108BF7D"/>
    <w:rsid w:val="21440548"/>
    <w:rsid w:val="21FCED44"/>
    <w:rsid w:val="22C47142"/>
    <w:rsid w:val="23ADC7DB"/>
    <w:rsid w:val="23D4C3E8"/>
    <w:rsid w:val="24143390"/>
    <w:rsid w:val="2414AC8C"/>
    <w:rsid w:val="242A3C9D"/>
    <w:rsid w:val="245D6595"/>
    <w:rsid w:val="24B6EB9D"/>
    <w:rsid w:val="24C4C90E"/>
    <w:rsid w:val="24F927B6"/>
    <w:rsid w:val="258E84BF"/>
    <w:rsid w:val="26290724"/>
    <w:rsid w:val="264DAC0C"/>
    <w:rsid w:val="26C9A09B"/>
    <w:rsid w:val="27347CE3"/>
    <w:rsid w:val="2763A063"/>
    <w:rsid w:val="27D6439E"/>
    <w:rsid w:val="27D8B931"/>
    <w:rsid w:val="27E38CA8"/>
    <w:rsid w:val="27F1EEF0"/>
    <w:rsid w:val="2840569B"/>
    <w:rsid w:val="287DFC5D"/>
    <w:rsid w:val="2898B3AD"/>
    <w:rsid w:val="293262D2"/>
    <w:rsid w:val="295A5B46"/>
    <w:rsid w:val="296DFA93"/>
    <w:rsid w:val="29FB66F0"/>
    <w:rsid w:val="2A0D8CD0"/>
    <w:rsid w:val="2A3DF92A"/>
    <w:rsid w:val="2AA60CE9"/>
    <w:rsid w:val="2ADA6236"/>
    <w:rsid w:val="2AE0383F"/>
    <w:rsid w:val="2AECDE27"/>
    <w:rsid w:val="2B0BE2B1"/>
    <w:rsid w:val="2B72C6B6"/>
    <w:rsid w:val="2CC36360"/>
    <w:rsid w:val="2CE63B47"/>
    <w:rsid w:val="2DB54F0A"/>
    <w:rsid w:val="2DFCC78B"/>
    <w:rsid w:val="2DFCF067"/>
    <w:rsid w:val="2E187D71"/>
    <w:rsid w:val="2E807A3F"/>
    <w:rsid w:val="2E894A39"/>
    <w:rsid w:val="2EFFC0C2"/>
    <w:rsid w:val="2F99DC48"/>
    <w:rsid w:val="2FA71D8F"/>
    <w:rsid w:val="2FAE1D5D"/>
    <w:rsid w:val="2FE70119"/>
    <w:rsid w:val="2FFDFE0F"/>
    <w:rsid w:val="303C96AA"/>
    <w:rsid w:val="304A4424"/>
    <w:rsid w:val="30DDD256"/>
    <w:rsid w:val="31BDD162"/>
    <w:rsid w:val="31F01BB5"/>
    <w:rsid w:val="32971523"/>
    <w:rsid w:val="329D5568"/>
    <w:rsid w:val="33144E13"/>
    <w:rsid w:val="331543BA"/>
    <w:rsid w:val="33869685"/>
    <w:rsid w:val="33F132FD"/>
    <w:rsid w:val="33F81F65"/>
    <w:rsid w:val="3472D28D"/>
    <w:rsid w:val="34CF63D9"/>
    <w:rsid w:val="34D9125B"/>
    <w:rsid w:val="34EAFDC2"/>
    <w:rsid w:val="34F807BC"/>
    <w:rsid w:val="355EF30B"/>
    <w:rsid w:val="35637297"/>
    <w:rsid w:val="359E5EC4"/>
    <w:rsid w:val="35B5DEDE"/>
    <w:rsid w:val="35D010B5"/>
    <w:rsid w:val="35D919C3"/>
    <w:rsid w:val="364C172A"/>
    <w:rsid w:val="36EF1E3A"/>
    <w:rsid w:val="3772C5FC"/>
    <w:rsid w:val="3792CAD8"/>
    <w:rsid w:val="37AA2592"/>
    <w:rsid w:val="380E2AA8"/>
    <w:rsid w:val="381B3255"/>
    <w:rsid w:val="3839AF2A"/>
    <w:rsid w:val="384147BF"/>
    <w:rsid w:val="387DCCF7"/>
    <w:rsid w:val="38BB2934"/>
    <w:rsid w:val="39845D4D"/>
    <w:rsid w:val="39A0E8AC"/>
    <w:rsid w:val="39B26E48"/>
    <w:rsid w:val="39C2179A"/>
    <w:rsid w:val="39C8C64D"/>
    <w:rsid w:val="3A224AF2"/>
    <w:rsid w:val="3B609F59"/>
    <w:rsid w:val="3B749F4F"/>
    <w:rsid w:val="3B8D7DD7"/>
    <w:rsid w:val="3BBB6513"/>
    <w:rsid w:val="3BC4FB1F"/>
    <w:rsid w:val="3BF798C4"/>
    <w:rsid w:val="3C43979A"/>
    <w:rsid w:val="3C798046"/>
    <w:rsid w:val="3C7ECBA7"/>
    <w:rsid w:val="3CAFFB51"/>
    <w:rsid w:val="3D33BB69"/>
    <w:rsid w:val="3D752C85"/>
    <w:rsid w:val="3D8D9BA7"/>
    <w:rsid w:val="3E1E5960"/>
    <w:rsid w:val="3E217D20"/>
    <w:rsid w:val="3E3CD8F5"/>
    <w:rsid w:val="3E7C6C65"/>
    <w:rsid w:val="3EDC8700"/>
    <w:rsid w:val="3F45FBFF"/>
    <w:rsid w:val="405DB44E"/>
    <w:rsid w:val="40D276C9"/>
    <w:rsid w:val="40E5B046"/>
    <w:rsid w:val="4194DFD2"/>
    <w:rsid w:val="419834C1"/>
    <w:rsid w:val="420FCC58"/>
    <w:rsid w:val="429153AB"/>
    <w:rsid w:val="429B2F7C"/>
    <w:rsid w:val="42ACC219"/>
    <w:rsid w:val="438E57B6"/>
    <w:rsid w:val="43C01570"/>
    <w:rsid w:val="446BF68C"/>
    <w:rsid w:val="44946C27"/>
    <w:rsid w:val="45184A88"/>
    <w:rsid w:val="4529AD1F"/>
    <w:rsid w:val="452C48C1"/>
    <w:rsid w:val="455AE9FF"/>
    <w:rsid w:val="45CD1E70"/>
    <w:rsid w:val="45FED90B"/>
    <w:rsid w:val="46078EF8"/>
    <w:rsid w:val="4661D86C"/>
    <w:rsid w:val="469C9EEB"/>
    <w:rsid w:val="471D0AFA"/>
    <w:rsid w:val="475806E9"/>
    <w:rsid w:val="477F2477"/>
    <w:rsid w:val="48285A1E"/>
    <w:rsid w:val="4876F93D"/>
    <w:rsid w:val="48DBC6FA"/>
    <w:rsid w:val="49EE8F9D"/>
    <w:rsid w:val="4ACD23D8"/>
    <w:rsid w:val="4BEAD973"/>
    <w:rsid w:val="4BF626AC"/>
    <w:rsid w:val="4C0B871F"/>
    <w:rsid w:val="4C182C0C"/>
    <w:rsid w:val="4C1B7A0C"/>
    <w:rsid w:val="4CC7A6F9"/>
    <w:rsid w:val="4CDB1FC1"/>
    <w:rsid w:val="4D2FFA5E"/>
    <w:rsid w:val="4F43A6D8"/>
    <w:rsid w:val="4F6A807E"/>
    <w:rsid w:val="4FBB8413"/>
    <w:rsid w:val="5038C101"/>
    <w:rsid w:val="506B3F29"/>
    <w:rsid w:val="51196FD0"/>
    <w:rsid w:val="51486446"/>
    <w:rsid w:val="515F8A0B"/>
    <w:rsid w:val="518EF842"/>
    <w:rsid w:val="51A55077"/>
    <w:rsid w:val="51EEDFD2"/>
    <w:rsid w:val="52A3D5A9"/>
    <w:rsid w:val="52B46AD1"/>
    <w:rsid w:val="52E179F7"/>
    <w:rsid w:val="52EC6730"/>
    <w:rsid w:val="5346CAF2"/>
    <w:rsid w:val="5383E552"/>
    <w:rsid w:val="53C289C9"/>
    <w:rsid w:val="53F0DAE4"/>
    <w:rsid w:val="54E6BDE1"/>
    <w:rsid w:val="550B062B"/>
    <w:rsid w:val="550C97D1"/>
    <w:rsid w:val="5606C178"/>
    <w:rsid w:val="561859E6"/>
    <w:rsid w:val="569353C4"/>
    <w:rsid w:val="56F8A537"/>
    <w:rsid w:val="56FC2620"/>
    <w:rsid w:val="56FC7EA2"/>
    <w:rsid w:val="57083EA2"/>
    <w:rsid w:val="5715F291"/>
    <w:rsid w:val="571CEC10"/>
    <w:rsid w:val="572AB30A"/>
    <w:rsid w:val="579A3BD9"/>
    <w:rsid w:val="58232C21"/>
    <w:rsid w:val="5867ED6E"/>
    <w:rsid w:val="591E363A"/>
    <w:rsid w:val="5936A13D"/>
    <w:rsid w:val="59A0CDB1"/>
    <w:rsid w:val="59B179BF"/>
    <w:rsid w:val="59B90581"/>
    <w:rsid w:val="5A0FB7F2"/>
    <w:rsid w:val="5A5AA509"/>
    <w:rsid w:val="5A5CD2BD"/>
    <w:rsid w:val="5A905911"/>
    <w:rsid w:val="5AE22FF0"/>
    <w:rsid w:val="5AF6A046"/>
    <w:rsid w:val="5C13DF8D"/>
    <w:rsid w:val="5D73A5D1"/>
    <w:rsid w:val="5D7E5EED"/>
    <w:rsid w:val="5DD47C87"/>
    <w:rsid w:val="5E555200"/>
    <w:rsid w:val="5E641828"/>
    <w:rsid w:val="5EADC2D8"/>
    <w:rsid w:val="5EAEB3A2"/>
    <w:rsid w:val="5EBD8B5B"/>
    <w:rsid w:val="5F9863F3"/>
    <w:rsid w:val="5FC47421"/>
    <w:rsid w:val="5FE26906"/>
    <w:rsid w:val="605D6FEF"/>
    <w:rsid w:val="606D6459"/>
    <w:rsid w:val="60F07026"/>
    <w:rsid w:val="60FC11C4"/>
    <w:rsid w:val="60FFB203"/>
    <w:rsid w:val="610552C9"/>
    <w:rsid w:val="613E6A3E"/>
    <w:rsid w:val="6151DBC2"/>
    <w:rsid w:val="6155C442"/>
    <w:rsid w:val="61684DA6"/>
    <w:rsid w:val="617F4251"/>
    <w:rsid w:val="619AEB5D"/>
    <w:rsid w:val="61C0435C"/>
    <w:rsid w:val="626EDF5A"/>
    <w:rsid w:val="62A23D0C"/>
    <w:rsid w:val="62AC8572"/>
    <w:rsid w:val="633F8386"/>
    <w:rsid w:val="6376FBAD"/>
    <w:rsid w:val="637C8A19"/>
    <w:rsid w:val="63A1E678"/>
    <w:rsid w:val="63AA0DBA"/>
    <w:rsid w:val="648DE33F"/>
    <w:rsid w:val="658A6642"/>
    <w:rsid w:val="659AB8C9"/>
    <w:rsid w:val="65C8A21F"/>
    <w:rsid w:val="6635348B"/>
    <w:rsid w:val="667D59C8"/>
    <w:rsid w:val="66A599CB"/>
    <w:rsid w:val="66A5E292"/>
    <w:rsid w:val="66D83CED"/>
    <w:rsid w:val="674EA315"/>
    <w:rsid w:val="67DCA1E2"/>
    <w:rsid w:val="68C10341"/>
    <w:rsid w:val="68C9A7C0"/>
    <w:rsid w:val="6919DE76"/>
    <w:rsid w:val="699E2A2B"/>
    <w:rsid w:val="69C2F047"/>
    <w:rsid w:val="69EDE1E0"/>
    <w:rsid w:val="69EFA81E"/>
    <w:rsid w:val="6A0B8DD5"/>
    <w:rsid w:val="6B26B0E9"/>
    <w:rsid w:val="6B2A2ED7"/>
    <w:rsid w:val="6B608410"/>
    <w:rsid w:val="6B7C1EC1"/>
    <w:rsid w:val="6BB46C34"/>
    <w:rsid w:val="6BBFC48D"/>
    <w:rsid w:val="6BF8E958"/>
    <w:rsid w:val="6C50AFC9"/>
    <w:rsid w:val="6C8BC20F"/>
    <w:rsid w:val="6CB03E86"/>
    <w:rsid w:val="6CB08FDA"/>
    <w:rsid w:val="6CF6E96D"/>
    <w:rsid w:val="6D94E81D"/>
    <w:rsid w:val="6DA41B20"/>
    <w:rsid w:val="6E15D17B"/>
    <w:rsid w:val="6E371903"/>
    <w:rsid w:val="6E6173B1"/>
    <w:rsid w:val="6E854852"/>
    <w:rsid w:val="6E8A8E4A"/>
    <w:rsid w:val="6F7B7B18"/>
    <w:rsid w:val="6F7EC2DA"/>
    <w:rsid w:val="6FBB455F"/>
    <w:rsid w:val="6FF3A961"/>
    <w:rsid w:val="7005A30F"/>
    <w:rsid w:val="704457BF"/>
    <w:rsid w:val="706C4A6A"/>
    <w:rsid w:val="70ACA958"/>
    <w:rsid w:val="70B795D7"/>
    <w:rsid w:val="70D394C3"/>
    <w:rsid w:val="7111F8F5"/>
    <w:rsid w:val="7119C061"/>
    <w:rsid w:val="71CA901E"/>
    <w:rsid w:val="721B4BF3"/>
    <w:rsid w:val="726E3A31"/>
    <w:rsid w:val="72729104"/>
    <w:rsid w:val="728B9F2D"/>
    <w:rsid w:val="72C0A697"/>
    <w:rsid w:val="72F8A89A"/>
    <w:rsid w:val="730CF656"/>
    <w:rsid w:val="73461D58"/>
    <w:rsid w:val="73842988"/>
    <w:rsid w:val="7389F0A8"/>
    <w:rsid w:val="73B8EC49"/>
    <w:rsid w:val="743DE792"/>
    <w:rsid w:val="745EAB30"/>
    <w:rsid w:val="7492356E"/>
    <w:rsid w:val="74C06E7A"/>
    <w:rsid w:val="75233BF1"/>
    <w:rsid w:val="76334176"/>
    <w:rsid w:val="7640FE69"/>
    <w:rsid w:val="7675317E"/>
    <w:rsid w:val="769E68BF"/>
    <w:rsid w:val="76CCD074"/>
    <w:rsid w:val="777C9F5B"/>
    <w:rsid w:val="77D91817"/>
    <w:rsid w:val="7802A769"/>
    <w:rsid w:val="7839C59D"/>
    <w:rsid w:val="78C92C0B"/>
    <w:rsid w:val="7903C467"/>
    <w:rsid w:val="7923B894"/>
    <w:rsid w:val="793A4286"/>
    <w:rsid w:val="7954F299"/>
    <w:rsid w:val="79B06986"/>
    <w:rsid w:val="7A12DE16"/>
    <w:rsid w:val="7A1A41B2"/>
    <w:rsid w:val="7A585CB6"/>
    <w:rsid w:val="7AD92235"/>
    <w:rsid w:val="7B3DE807"/>
    <w:rsid w:val="7B9BFD12"/>
    <w:rsid w:val="7BADFB54"/>
    <w:rsid w:val="7C1419FB"/>
    <w:rsid w:val="7C216486"/>
    <w:rsid w:val="7C66EED8"/>
    <w:rsid w:val="7CA314B8"/>
    <w:rsid w:val="7CE24495"/>
    <w:rsid w:val="7D07009E"/>
    <w:rsid w:val="7D1F4183"/>
    <w:rsid w:val="7D3E96DD"/>
    <w:rsid w:val="7D99DD52"/>
    <w:rsid w:val="7DD3765E"/>
    <w:rsid w:val="7E4263F9"/>
    <w:rsid w:val="7E675050"/>
    <w:rsid w:val="7EAE2479"/>
    <w:rsid w:val="7F006C35"/>
    <w:rsid w:val="7F73197E"/>
    <w:rsid w:val="7F923E4F"/>
    <w:rsid w:val="7FB1EE04"/>
    <w:rsid w:val="7FCD5651"/>
    <w:rsid w:val="7FD7D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ED6E"/>
  <w15:chartTrackingRefBased/>
  <w15:docId w15:val="{A6E21CB5-432B-4609-B606-456BF446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872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bond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people" Target="people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onday-vi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d98dbc-5b90-4369-806c-9029c016210e">
      <Terms xmlns="http://schemas.microsoft.com/office/infopath/2007/PartnerControls"/>
    </lcf76f155ced4ddcb4097134ff3c332f>
    <TaxCatchAll xmlns="bc40982c-beec-4d6d-8864-437546b964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55B7FE03BB24AB68DE1AF4C9B55E0" ma:contentTypeVersion="13" ma:contentTypeDescription="Create a new document." ma:contentTypeScope="" ma:versionID="2b88b2353bba45d21ebb4bc76c67685d">
  <xsd:schema xmlns:xsd="http://www.w3.org/2001/XMLSchema" xmlns:xs="http://www.w3.org/2001/XMLSchema" xmlns:p="http://schemas.microsoft.com/office/2006/metadata/properties" xmlns:ns2="c1d98dbc-5b90-4369-806c-9029c016210e" xmlns:ns3="bc40982c-beec-4d6d-8864-437546b964e2" targetNamespace="http://schemas.microsoft.com/office/2006/metadata/properties" ma:root="true" ma:fieldsID="26395b58def3a682e068e4a95bad3d1b" ns2:_="" ns3:_="">
    <xsd:import namespace="c1d98dbc-5b90-4369-806c-9029c016210e"/>
    <xsd:import namespace="bc40982c-beec-4d6d-8864-437546b964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98dbc-5b90-4369-806c-9029c0162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9a4257c-6cf4-411e-90e6-a8e96f0c23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0982c-beec-4d6d-8864-437546b964e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3cfef16-d13c-48dc-8090-908b8c5b4a10}" ma:internalName="TaxCatchAll" ma:showField="CatchAllData" ma:web="bc40982c-beec-4d6d-8864-437546b964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CA7471-45FE-4D3A-B1E0-6C7C35CA45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95190C-2F55-48F8-9CA0-316A770EAB6D}">
  <ds:schemaRefs>
    <ds:schemaRef ds:uri="http://schemas.microsoft.com/office/2006/metadata/properties"/>
    <ds:schemaRef ds:uri="http://schemas.microsoft.com/office/infopath/2007/PartnerControls"/>
    <ds:schemaRef ds:uri="c1d98dbc-5b90-4369-806c-9029c016210e"/>
    <ds:schemaRef ds:uri="bc40982c-beec-4d6d-8864-437546b964e2"/>
  </ds:schemaRefs>
</ds:datastoreItem>
</file>

<file path=customXml/itemProps3.xml><?xml version="1.0" encoding="utf-8"?>
<ds:datastoreItem xmlns:ds="http://schemas.openxmlformats.org/officeDocument/2006/customXml" ds:itemID="{0A57F717-D773-4062-8C67-45455A810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d98dbc-5b90-4369-806c-9029c016210e"/>
    <ds:schemaRef ds:uri="bc40982c-beec-4d6d-8864-437546b96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Fernandez</dc:creator>
  <cp:keywords/>
  <dc:description/>
  <cp:lastModifiedBy>Monday Victor</cp:lastModifiedBy>
  <cp:revision>2</cp:revision>
  <cp:lastPrinted>2026-02-06T06:51:00Z</cp:lastPrinted>
  <dcterms:created xsi:type="dcterms:W3CDTF">2026-02-06T18:12:00Z</dcterms:created>
  <dcterms:modified xsi:type="dcterms:W3CDTF">2026-02-06T18:12:00Z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0x010100E1455B7FE03BB24AB68DE1AF4C9B55E0</vt:lpwstr>
  </property>
  <property fmtid="{D5CDD505-2E9C-101B-9397-08002B2CF9AE}" pid="3" name="MediaServiceImageTags">
    <vt:lpwstr/>
  </property>
</Properties>
</file>